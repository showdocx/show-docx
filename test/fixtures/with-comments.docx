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Reviewed Document</w:t>
      </w:r>
    </w:p>
    <w:p>
      <w:commentRangeStart w:id="0"/>
      <w:r>
        <w:t xml:space="preserve">A sentence that carries a reviewer comment.</w:t>
      </w:r>
      <w:commentRangeEnd w:id="0"/>
      <w:r>
        <w:commentReference w:id="0"/>
      </w:r>
    </w:p>
    <w:p>
      <w:r>
        <w:t xml:space="preserve">Base text with </w:t>
      </w:r>
      <w:ins w:id="1" w:author="Alice Reviewer" w:date="2026-01-01T00:00:00.000Z">
        <w:r>
          <w:t xml:space="preserve">an inserted phrase</w:t>
        </w:r>
      </w:ins>
      <w:r>
        <w:t xml:space="preserve"> and </w:t>
      </w:r>
      <w:del w:id="2" w:author="Alice Reviewer" w:date="2026-01-01T00:00:00.000Z">
        <w:r>
          <w:delText xml:space="preserve">a deleted phrase</w:delText>
        </w:r>
      </w:del>
      <w:r>
        <w:t xml:space="preserve">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comment w:id="0" w:initials="AR" w:author="Alice Reviewer" w:date="2026-01-01T00:00:00.000Z">
    <w:p>
      <w:r>
        <w:t xml:space="preserve">Please clarify this sentence.</w:t>
      </w:r>
    </w:p>
  </w:comment>
</w:comments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2026-08-31T11:10:29.191Z</dcterms:created>
  <dcterms:modified xsi:type="dcterms:W3CDTF">2026-08-31T11:10:29.191Z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